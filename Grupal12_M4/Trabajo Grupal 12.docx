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0D6" w:rsidRDefault="00EB4277">
      <w:pPr>
        <w:jc w:val="center"/>
        <w:rPr>
          <w:sz w:val="26"/>
          <w:szCs w:val="26"/>
        </w:rPr>
      </w:pPr>
      <w:r>
        <w:rPr>
          <w:sz w:val="26"/>
          <w:szCs w:val="26"/>
        </w:rPr>
        <w:t>Trabajo Grupal 12</w:t>
      </w:r>
    </w:p>
    <w:p w:rsidR="008B60D6" w:rsidRDefault="00EB4277">
      <w:pPr>
        <w:jc w:val="center"/>
        <w:rPr>
          <w:sz w:val="26"/>
          <w:szCs w:val="26"/>
        </w:rPr>
      </w:pPr>
      <w:r>
        <w:rPr>
          <w:sz w:val="26"/>
          <w:szCs w:val="26"/>
        </w:rPr>
        <w:t>Módulo 4 - Fundamentos de Java</w:t>
      </w:r>
    </w:p>
    <w:p w:rsidR="008B60D6" w:rsidRDefault="008B60D6"/>
    <w:p w:rsidR="008B60D6" w:rsidRDefault="00EB4277">
      <w:pPr>
        <w:rPr>
          <w:b/>
        </w:rPr>
      </w:pPr>
      <w:r>
        <w:rPr>
          <w:b/>
        </w:rPr>
        <w:t xml:space="preserve">Integrantes: </w:t>
      </w:r>
    </w:p>
    <w:p w:rsidR="008B60D6" w:rsidRDefault="00EB4277">
      <w:r>
        <w:t>Michael Pizarro - Nelson Toledo - Gabriel Silva - Rebeca Gatica</w:t>
      </w:r>
    </w:p>
    <w:p w:rsidR="008B60D6" w:rsidRDefault="008B60D6"/>
    <w:p w:rsidR="008B60D6" w:rsidRDefault="00EB4277">
      <w:pPr>
        <w:rPr>
          <w:b/>
        </w:rPr>
      </w:pPr>
      <w:r>
        <w:rPr>
          <w:b/>
        </w:rPr>
        <w:t>Depuración:</w:t>
      </w:r>
    </w:p>
    <w:p w:rsidR="008B60D6" w:rsidRDefault="008B60D6"/>
    <w:p w:rsidR="008B60D6" w:rsidRDefault="00EB4277">
      <w:pPr>
        <w:jc w:val="center"/>
      </w:pPr>
      <w:r>
        <w:rPr>
          <w:noProof/>
          <w:lang w:val="es-CL"/>
        </w:rPr>
        <w:drawing>
          <wp:inline distT="114300" distB="114300" distL="114300" distR="114300">
            <wp:extent cx="573120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4277" w:rsidRDefault="00EB4277">
      <w:pPr>
        <w:jc w:val="center"/>
      </w:pPr>
    </w:p>
    <w:p w:rsidR="00EB4277" w:rsidRDefault="00EB4277">
      <w:pPr>
        <w:jc w:val="center"/>
      </w:pPr>
    </w:p>
    <w:p w:rsidR="008B60D6" w:rsidRDefault="00EB4277">
      <w:pPr>
        <w:jc w:val="center"/>
        <w:rPr>
          <w:ins w:id="0" w:author="Re be" w:date="2023-06-14T00:35:00Z"/>
        </w:rPr>
      </w:pPr>
      <w:r>
        <w:rPr>
          <w:noProof/>
          <w:lang w:val="es-CL"/>
        </w:rPr>
        <w:drawing>
          <wp:inline distT="114300" distB="114300" distL="114300" distR="114300">
            <wp:extent cx="57312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60D6" w:rsidRDefault="008B60D6">
      <w:pPr>
        <w:jc w:val="center"/>
      </w:pPr>
    </w:p>
    <w:p w:rsidR="008B60D6" w:rsidRDefault="008B60D6">
      <w:pPr>
        <w:jc w:val="center"/>
      </w:pPr>
    </w:p>
    <w:p w:rsidR="008B60D6" w:rsidRDefault="008B60D6"/>
    <w:p w:rsidR="008B60D6" w:rsidRDefault="00EB4277">
      <w:pPr>
        <w:rPr>
          <w:ins w:id="1" w:author="Re be" w:date="2023-06-14T00:35:00Z"/>
        </w:rPr>
      </w:pPr>
      <w:ins w:id="2" w:author="Re be" w:date="2023-06-14T00:35:00Z">
        <w:r>
          <w:rPr>
            <w:noProof/>
            <w:lang w:val="es-CL"/>
          </w:rPr>
          <w:drawing>
            <wp:inline distT="114300" distB="114300" distL="114300" distR="114300">
              <wp:extent cx="5731200" cy="3225800"/>
              <wp:effectExtent l="0" t="0" r="0" b="0"/>
              <wp:docPr id="1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2258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ins>
    </w:p>
    <w:p w:rsidR="00EB4277" w:rsidRDefault="00EB4277">
      <w:pPr>
        <w:rPr>
          <w:b/>
        </w:rPr>
      </w:pPr>
    </w:p>
    <w:p w:rsidR="00EB4277" w:rsidRDefault="00EB4277">
      <w:pPr>
        <w:rPr>
          <w:b/>
        </w:rPr>
      </w:pPr>
    </w:p>
    <w:p w:rsidR="00EB4277" w:rsidRDefault="00EB4277">
      <w:pPr>
        <w:rPr>
          <w:b/>
        </w:rPr>
      </w:pPr>
    </w:p>
    <w:p w:rsidR="008B60D6" w:rsidRDefault="00EB4277">
      <w:bookmarkStart w:id="3" w:name="_GoBack"/>
      <w:bookmarkEnd w:id="3"/>
      <w:r>
        <w:rPr>
          <w:b/>
        </w:rPr>
        <w:t xml:space="preserve">Link Repositorio </w:t>
      </w:r>
      <w:proofErr w:type="spellStart"/>
      <w:r>
        <w:rPr>
          <w:b/>
        </w:rPr>
        <w:t>GitHub</w:t>
      </w:r>
      <w:proofErr w:type="spellEnd"/>
      <w:r>
        <w:rPr>
          <w:b/>
        </w:rPr>
        <w:t>:</w:t>
      </w:r>
      <w:r>
        <w:t xml:space="preserve">  </w:t>
      </w:r>
      <w:hyperlink r:id="rId8">
        <w:r>
          <w:rPr>
            <w:color w:val="1155CC"/>
            <w:u w:val="single"/>
          </w:rPr>
          <w:t>https://github.com/GabrielSilvaHern/Modulo_4-Grupo_5</w:t>
        </w:r>
      </w:hyperlink>
      <w:r>
        <w:t xml:space="preserve"> </w:t>
      </w:r>
    </w:p>
    <w:sectPr w:rsidR="008B60D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B60D6"/>
    <w:rsid w:val="008B60D6"/>
    <w:rsid w:val="00EB4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42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42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42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42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abrielSilvaHern/Modulo_4-Grupo_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47</Words>
  <Characters>261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2</cp:revision>
  <dcterms:created xsi:type="dcterms:W3CDTF">2023-06-14T00:37:00Z</dcterms:created>
  <dcterms:modified xsi:type="dcterms:W3CDTF">2023-06-14T00:38:00Z</dcterms:modified>
</cp:coreProperties>
</file>